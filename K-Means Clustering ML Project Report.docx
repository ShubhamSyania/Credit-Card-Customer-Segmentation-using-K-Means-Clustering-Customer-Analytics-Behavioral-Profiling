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432A" w14:textId="77777777" w:rsidR="00D22FBC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MACHINE LEARNING REPORT</w:t>
      </w:r>
    </w:p>
    <w:p w14:paraId="197A5C1B" w14:textId="77777777" w:rsidR="00D22FBC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32"/>
          <w:szCs w:val="32"/>
          <w:highlight w:val="white"/>
        </w:rPr>
        <w:t>BUSINESS PROBLEM ANALYSIS USING PYTHON</w:t>
      </w:r>
      <w:r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  <w:t xml:space="preserve"> </w:t>
      </w:r>
    </w:p>
    <w:p w14:paraId="062C33FB" w14:textId="77777777" w:rsidR="00D22FBC" w:rsidRDefault="00D22FB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02124"/>
          <w:sz w:val="30"/>
          <w:szCs w:val="30"/>
          <w:highlight w:val="white"/>
        </w:rPr>
      </w:pPr>
    </w:p>
    <w:p w14:paraId="0B8D38EA" w14:textId="1EDCE117" w:rsidR="00D22FBC" w:rsidRDefault="00D22FB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7E8F9C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44619F9B" w14:textId="649B2D07" w:rsidR="005E6EB2" w:rsidRPr="005E6EB2" w:rsidRDefault="005E6EB2" w:rsidP="005E6EB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</w:pPr>
      <w:r w:rsidRPr="005E6EB2">
        <w:rPr>
          <w:rFonts w:ascii="Times New Roman" w:eastAsia="Times New Roman" w:hAnsi="Times New Roman" w:cs="Times New Roman"/>
          <w:b/>
          <w:color w:val="202124"/>
          <w:sz w:val="32"/>
          <w:szCs w:val="32"/>
        </w:rPr>
        <w:t>Shubham Rakesh Syania</w:t>
      </w:r>
    </w:p>
    <w:p w14:paraId="341516A9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02E1694D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0EB47BE3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7D0FF81A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76D17080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32B4406B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5E71AEE3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57B39B88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0104F18D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3EDA34A4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405E6CCA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33CB304B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039AAF84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5DF6D48B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283A4836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5FD26D0C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0A58C40D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6EF38CC4" w14:textId="77777777" w:rsidR="005E6EB2" w:rsidRDefault="005E6EB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202124"/>
          <w:sz w:val="28"/>
          <w:szCs w:val="28"/>
        </w:rPr>
      </w:pPr>
    </w:p>
    <w:p w14:paraId="4D09B4DF" w14:textId="1A05E374" w:rsidR="00D22FB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TABLE OF CONTENTS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7915"/>
      </w:tblGrid>
      <w:tr w:rsidR="007D2DE8" w:rsidRPr="007D2DE8" w14:paraId="66BF4B00" w14:textId="77777777" w:rsidTr="007D2DE8">
        <w:trPr>
          <w:trHeight w:val="872"/>
        </w:trPr>
        <w:tc>
          <w:tcPr>
            <w:tcW w:w="7915" w:type="dxa"/>
          </w:tcPr>
          <w:p w14:paraId="2956170E" w14:textId="725E3DBB" w:rsidR="007D2DE8" w:rsidRPr="007D2DE8" w:rsidRDefault="007D2DE8" w:rsidP="007D2DE8">
            <w:pPr>
              <w:spacing w:before="24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Introduction" w:history="1">
              <w:r w:rsidRPr="007D2DE8">
                <w:rPr>
                  <w:rStyle w:val="Hyperlink"/>
                  <w:rFonts w:ascii="Times New Roman" w:eastAsia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Introduction</w:t>
              </w:r>
            </w:hyperlink>
          </w:p>
        </w:tc>
      </w:tr>
      <w:tr w:rsidR="007D2DE8" w:rsidRPr="007D2DE8" w14:paraId="36A99339" w14:textId="77777777" w:rsidTr="007D2DE8">
        <w:trPr>
          <w:trHeight w:val="1133"/>
        </w:trPr>
        <w:tc>
          <w:tcPr>
            <w:tcW w:w="7915" w:type="dxa"/>
          </w:tcPr>
          <w:p w14:paraId="53AD33D0" w14:textId="6AA3A301" w:rsidR="007D2DE8" w:rsidRPr="007D2DE8" w:rsidRDefault="007D2DE8" w:rsidP="007D2DE8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Objectives" w:history="1">
              <w:r w:rsidRPr="007D2DE8">
                <w:rPr>
                  <w:rStyle w:val="Hyperlink"/>
                  <w:rFonts w:ascii="Times New Roman" w:eastAsia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Objectives</w:t>
              </w:r>
            </w:hyperlink>
            <w:r w:rsidRPr="007D2DE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7D2DE8" w:rsidRPr="007D2DE8" w14:paraId="647C78CB" w14:textId="77777777" w:rsidTr="007D2DE8">
        <w:trPr>
          <w:trHeight w:val="1133"/>
        </w:trPr>
        <w:tc>
          <w:tcPr>
            <w:tcW w:w="7915" w:type="dxa"/>
          </w:tcPr>
          <w:p w14:paraId="2281B153" w14:textId="23B3FBE4" w:rsidR="007D2DE8" w:rsidRPr="007D2DE8" w:rsidRDefault="007D2DE8" w:rsidP="007D2DE8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Description_of_Variables" w:history="1">
              <w:r w:rsidRPr="007D2DE8">
                <w:rPr>
                  <w:rStyle w:val="Hyperlink"/>
                  <w:rFonts w:ascii="Times New Roman" w:eastAsia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Description of Variables</w:t>
              </w:r>
            </w:hyperlink>
          </w:p>
        </w:tc>
      </w:tr>
      <w:tr w:rsidR="007D2DE8" w:rsidRPr="007D2DE8" w14:paraId="3BC9EE5E" w14:textId="77777777" w:rsidTr="007D2DE8">
        <w:trPr>
          <w:trHeight w:val="1121"/>
        </w:trPr>
        <w:tc>
          <w:tcPr>
            <w:tcW w:w="7915" w:type="dxa"/>
          </w:tcPr>
          <w:p w14:paraId="1632F411" w14:textId="5BD46309" w:rsidR="007D2DE8" w:rsidRPr="007D2DE8" w:rsidRDefault="007D2DE8" w:rsidP="007D2DE8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Data_Manipulation" w:history="1">
              <w:r w:rsidRPr="007D2DE8">
                <w:rPr>
                  <w:rStyle w:val="Hyperlink"/>
                  <w:rFonts w:ascii="Times New Roman" w:eastAsia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Data Manipulation</w:t>
              </w:r>
            </w:hyperlink>
          </w:p>
        </w:tc>
      </w:tr>
      <w:tr w:rsidR="007D2DE8" w:rsidRPr="007D2DE8" w14:paraId="0A58BC5D" w14:textId="77777777" w:rsidTr="007D2DE8">
        <w:trPr>
          <w:trHeight w:val="884"/>
        </w:trPr>
        <w:tc>
          <w:tcPr>
            <w:tcW w:w="7915" w:type="dxa"/>
          </w:tcPr>
          <w:p w14:paraId="4CCA5CD9" w14:textId="7BF853C7" w:rsidR="007D2DE8" w:rsidRPr="007D2DE8" w:rsidRDefault="007D2DE8" w:rsidP="007D2DE8">
            <w:pPr>
              <w:spacing w:before="24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Outlier_Detection_and" w:history="1">
              <w:r w:rsidRPr="007D2DE8">
                <w:rPr>
                  <w:rStyle w:val="Hyperlink"/>
                  <w:rFonts w:ascii="Times New Roman" w:eastAsia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Outlier Detection and Visualization</w:t>
              </w:r>
            </w:hyperlink>
          </w:p>
        </w:tc>
      </w:tr>
      <w:tr w:rsidR="007D2DE8" w:rsidRPr="007D2DE8" w14:paraId="4EF7A8CE" w14:textId="77777777" w:rsidTr="007D2DE8">
        <w:trPr>
          <w:trHeight w:val="872"/>
        </w:trPr>
        <w:tc>
          <w:tcPr>
            <w:tcW w:w="7915" w:type="dxa"/>
          </w:tcPr>
          <w:p w14:paraId="093EF2DC" w14:textId="2FF584F2" w:rsidR="007D2DE8" w:rsidRPr="007D2DE8" w:rsidRDefault="007D2DE8" w:rsidP="007D2DE8">
            <w:pPr>
              <w:spacing w:before="2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Detailed_Analysis_of" w:history="1">
              <w:r w:rsidRPr="007D2DE8">
                <w:rPr>
                  <w:rStyle w:val="Hyperlink"/>
                  <w:rFonts w:ascii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Detailed Analysis of Colum</w:t>
              </w:r>
            </w:hyperlink>
          </w:p>
        </w:tc>
      </w:tr>
      <w:tr w:rsidR="007D2DE8" w:rsidRPr="007D2DE8" w14:paraId="25DC49A5" w14:textId="77777777" w:rsidTr="007D2DE8">
        <w:trPr>
          <w:trHeight w:val="884"/>
        </w:trPr>
        <w:tc>
          <w:tcPr>
            <w:tcW w:w="7915" w:type="dxa"/>
          </w:tcPr>
          <w:p w14:paraId="0E13BA3C" w14:textId="47F90E7A" w:rsidR="007D2DE8" w:rsidRPr="007D2DE8" w:rsidRDefault="007D2DE8" w:rsidP="007D2DE8">
            <w:pPr>
              <w:spacing w:before="2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Data_Exploration" w:history="1">
              <w:r w:rsidRPr="007D2DE8">
                <w:rPr>
                  <w:rStyle w:val="Hyperlink"/>
                  <w:rFonts w:ascii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Data Exploration</w:t>
              </w:r>
            </w:hyperlink>
          </w:p>
        </w:tc>
      </w:tr>
      <w:tr w:rsidR="007D2DE8" w:rsidRPr="007D2DE8" w14:paraId="5A0B358A" w14:textId="77777777" w:rsidTr="007D2DE8">
        <w:trPr>
          <w:trHeight w:val="872"/>
        </w:trPr>
        <w:tc>
          <w:tcPr>
            <w:tcW w:w="7915" w:type="dxa"/>
          </w:tcPr>
          <w:p w14:paraId="0F01FB1D" w14:textId="18629F58" w:rsidR="007D2DE8" w:rsidRPr="007D2DE8" w:rsidRDefault="007D2DE8" w:rsidP="007D2DE8">
            <w:pPr>
              <w:spacing w:before="2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K-Means_Clustering_(Model" w:history="1">
              <w:r w:rsidRPr="007D2DE8">
                <w:rPr>
                  <w:rStyle w:val="Hyperlink"/>
                  <w:rFonts w:ascii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K-Means Clustering (Model Building)</w:t>
              </w:r>
            </w:hyperlink>
          </w:p>
        </w:tc>
      </w:tr>
      <w:tr w:rsidR="007D2DE8" w:rsidRPr="007D2DE8" w14:paraId="775FE735" w14:textId="77777777" w:rsidTr="007D2DE8">
        <w:trPr>
          <w:trHeight w:val="884"/>
        </w:trPr>
        <w:tc>
          <w:tcPr>
            <w:tcW w:w="7915" w:type="dxa"/>
          </w:tcPr>
          <w:p w14:paraId="7B11DD33" w14:textId="15B0612F" w:rsidR="007D2DE8" w:rsidRPr="007D2DE8" w:rsidRDefault="007D2DE8" w:rsidP="007D2DE8">
            <w:pPr>
              <w:spacing w:before="2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Cross-Cluster_Trends_and" w:history="1">
              <w:r w:rsidRPr="007D2DE8">
                <w:rPr>
                  <w:rStyle w:val="Hyperlink"/>
                  <w:rFonts w:ascii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Cross-Cluster Trends and Business Insights</w:t>
              </w:r>
            </w:hyperlink>
          </w:p>
        </w:tc>
      </w:tr>
      <w:tr w:rsidR="007D2DE8" w:rsidRPr="007D2DE8" w14:paraId="6E404748" w14:textId="77777777" w:rsidTr="007D2DE8">
        <w:trPr>
          <w:trHeight w:val="884"/>
        </w:trPr>
        <w:tc>
          <w:tcPr>
            <w:tcW w:w="7915" w:type="dxa"/>
          </w:tcPr>
          <w:p w14:paraId="3535DBDC" w14:textId="0898F91B" w:rsidR="007D2DE8" w:rsidRPr="007D2DE8" w:rsidRDefault="007D2DE8" w:rsidP="007D2DE8">
            <w:pPr>
              <w:spacing w:before="2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hyperlink w:anchor="_Broader_Business_Implications" w:history="1">
              <w:r w:rsidRPr="007D2DE8">
                <w:rPr>
                  <w:rStyle w:val="Hyperlink"/>
                  <w:rFonts w:ascii="Times New Roman" w:hAnsi="Times New Roman" w:cs="Times New Roman"/>
                  <w:bCs/>
                  <w:color w:val="000000" w:themeColor="text1"/>
                  <w:sz w:val="28"/>
                  <w:szCs w:val="28"/>
                  <w:u w:val="none"/>
                </w:rPr>
                <w:t>Broader Business Implications</w:t>
              </w:r>
            </w:hyperlink>
          </w:p>
        </w:tc>
      </w:tr>
    </w:tbl>
    <w:p w14:paraId="086C9F6A" w14:textId="77777777" w:rsidR="00D22FBC" w:rsidRDefault="00D22FBC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DE6D7B" w14:textId="77777777" w:rsidR="007D2DE8" w:rsidRPr="007D2DE8" w:rsidRDefault="007D2DE8" w:rsidP="007D2DE8">
      <w:pPr>
        <w:ind w:left="1440" w:hanging="1440"/>
        <w:rPr>
          <w:rFonts w:ascii="Times New Roman" w:hAnsi="Times New Roman" w:cs="Times New Roman"/>
          <w:bCs/>
          <w:sz w:val="28"/>
          <w:szCs w:val="28"/>
        </w:rPr>
      </w:pPr>
    </w:p>
    <w:p w14:paraId="393EA9FE" w14:textId="77777777" w:rsidR="007D2DE8" w:rsidRPr="007D2DE8" w:rsidRDefault="007D2DE8" w:rsidP="007D2DE8">
      <w:pPr>
        <w:ind w:left="1440" w:hanging="14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468EAF" w14:textId="77777777" w:rsidR="007D2DE8" w:rsidRPr="007D2DE8" w:rsidRDefault="007D2DE8" w:rsidP="007D2DE8">
      <w:pPr>
        <w:ind w:left="1440" w:hanging="14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BE42B4" w14:textId="77777777" w:rsidR="007D2DE8" w:rsidRPr="007D2DE8" w:rsidRDefault="007D2DE8" w:rsidP="007D2DE8">
      <w:pPr>
        <w:ind w:left="1440" w:hanging="1440"/>
      </w:pPr>
    </w:p>
    <w:p w14:paraId="783E310D" w14:textId="4AC0FB3D" w:rsidR="00D22FBC" w:rsidRDefault="00D22FBC" w:rsidP="007D2DE8">
      <w:pPr>
        <w:spacing w:before="240" w:after="240"/>
        <w:ind w:left="1440" w:hanging="1440"/>
        <w:rPr>
          <w:rFonts w:ascii="Times New Roman" w:eastAsia="Times New Roman" w:hAnsi="Times New Roman" w:cs="Times New Roman"/>
        </w:rPr>
      </w:pPr>
    </w:p>
    <w:p w14:paraId="04ECAAE0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663FD44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F7BB6C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DDEE08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0193E7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93ED70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08F0CE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0ABFEA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714CE0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9EF12F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br w:type="page"/>
      </w:r>
    </w:p>
    <w:p w14:paraId="429780AD" w14:textId="77777777" w:rsidR="00D22FBC" w:rsidRDefault="00000000" w:rsidP="007D2DE8">
      <w:pPr>
        <w:pStyle w:val="Heading1"/>
      </w:pPr>
      <w:bookmarkStart w:id="0" w:name="_Introduction"/>
      <w:bookmarkEnd w:id="0"/>
      <w:r>
        <w:lastRenderedPageBreak/>
        <w:t>Introduction</w:t>
      </w:r>
    </w:p>
    <w:p w14:paraId="49303634" w14:textId="77777777" w:rsidR="00D22FB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Overview</w:t>
      </w:r>
    </w:p>
    <w:p w14:paraId="599C3C0F" w14:textId="77777777" w:rsidR="00D22FBC" w:rsidRDefault="00000000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dataset summarizes usage patterns for approximately 9,000 active credit card users over the past six months. It contains customer-level data across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attributes. The objective is to perform customer segmentation to inform and optimize marketing strategies.</w:t>
      </w:r>
    </w:p>
    <w:p w14:paraId="59B8FD1D" w14:textId="77777777" w:rsidR="00D22FBC" w:rsidRDefault="00000000" w:rsidP="007D2DE8">
      <w:pPr>
        <w:pStyle w:val="Heading1"/>
      </w:pPr>
      <w:bookmarkStart w:id="1" w:name="_Objectives"/>
      <w:bookmarkEnd w:id="1"/>
      <w:r>
        <w:t xml:space="preserve">Objectives </w:t>
      </w:r>
    </w:p>
    <w:p w14:paraId="28D3306E" w14:textId="77777777" w:rsidR="00D22FBC" w:rsidRDefault="00000000">
      <w:pPr>
        <w:spacing w:before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perform customer profiling on credit card users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by applying K-Means clustering after structured data manipulation, visualization, and exploration, to identify meaningful customer segments that can support data-driven marketing strategies.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F5BF35" w14:textId="77777777" w:rsidR="00D22FBC" w:rsidRDefault="00000000" w:rsidP="007D2DE8">
      <w:pPr>
        <w:pStyle w:val="Heading1"/>
      </w:pPr>
      <w:bookmarkStart w:id="2" w:name="_Description_of_Variables"/>
      <w:bookmarkEnd w:id="2"/>
      <w:r>
        <w:t>Description of Variables</w:t>
      </w:r>
    </w:p>
    <w:p w14:paraId="16B52687" w14:textId="77777777" w:rsidR="00D22FBC" w:rsidRDefault="00D22FBC">
      <w:pPr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3E93CD74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CUST_ID: </w:t>
      </w:r>
      <w:r>
        <w:rPr>
          <w:rFonts w:ascii="Times New Roman" w:eastAsia="Times New Roman" w:hAnsi="Times New Roman" w:cs="Times New Roman"/>
          <w:sz w:val="24"/>
          <w:szCs w:val="24"/>
        </w:rPr>
        <w:t>Unique identifier assigned to each credit card holder</w:t>
      </w:r>
    </w:p>
    <w:p w14:paraId="473DAEC3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BALANCE: </w:t>
      </w:r>
      <w:r>
        <w:rPr>
          <w:rFonts w:ascii="Times New Roman" w:eastAsia="Times New Roman" w:hAnsi="Times New Roman" w:cs="Times New Roman"/>
          <w:sz w:val="24"/>
          <w:szCs w:val="24"/>
        </w:rPr>
        <w:t>Current outstanding balance available for purchases</w:t>
      </w:r>
    </w:p>
    <w:p w14:paraId="24663D97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BALANCE_FREQUENCY: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Frequency with which the balance is updated; ranges from 0 (rarely updated) to 1 (frequently updated)</w:t>
      </w:r>
    </w:p>
    <w:p w14:paraId="0155A007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PURCHASES: </w:t>
      </w:r>
      <w:r>
        <w:rPr>
          <w:rFonts w:ascii="Times New Roman" w:eastAsia="Times New Roman" w:hAnsi="Times New Roman" w:cs="Times New Roman"/>
          <w:sz w:val="24"/>
          <w:szCs w:val="24"/>
        </w:rPr>
        <w:t>Total value of purchases made using the credit card</w:t>
      </w:r>
    </w:p>
    <w:p w14:paraId="4CE8DBAC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ONEOFF_PURCHASES: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Highest single transaction value (one-time purchase)</w:t>
      </w:r>
    </w:p>
    <w:p w14:paraId="1C4038FE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INSTALLMENTS_PURCHASES: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Total value of purchases made through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installments</w:t>
      </w:r>
      <w:proofErr w:type="spellEnd"/>
    </w:p>
    <w:p w14:paraId="66D72F9A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CASH_ADVANCE: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Total amount of cash withdrawn in advance using the credit card</w:t>
      </w:r>
    </w:p>
    <w:p w14:paraId="684A2426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PURCHASES_FREQUENCY: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Frequency of purchases made; score ranges between 0 and 1</w:t>
      </w:r>
    </w:p>
    <w:p w14:paraId="7F59B3A5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ONEOFF_PURCHASES_FREQUENCY: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Frequency of one-time (single) purchase transactions</w:t>
      </w:r>
    </w:p>
    <w:p w14:paraId="2F4DCC16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PURCHASES_INSTALLMENTS_FREQUENCY: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-based purchases</w:t>
      </w:r>
    </w:p>
    <w:p w14:paraId="569B274E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CASH_ADVANCE_FREQUENCY: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Frequency of cash advances taken</w:t>
      </w:r>
    </w:p>
    <w:p w14:paraId="193FC7D6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CASH_ADVANCE_TRX: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Total number of cash advance transactions</w:t>
      </w:r>
    </w:p>
    <w:p w14:paraId="3EE210D1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PURCHASES_TRX: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Total number of purchase transactions</w:t>
      </w:r>
    </w:p>
    <w:p w14:paraId="01AC04FC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CREDIT_LIMIT: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credit limit allocated to the user</w:t>
      </w:r>
    </w:p>
    <w:p w14:paraId="3F47EFF8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PAYMENTS</w:t>
      </w:r>
      <w:r>
        <w:rPr>
          <w:rFonts w:ascii="Times New Roman" w:eastAsia="Times New Roman" w:hAnsi="Times New Roman" w:cs="Times New Roman"/>
          <w:sz w:val="24"/>
          <w:szCs w:val="24"/>
        </w:rPr>
        <w:t>: Total payments made by the user</w:t>
      </w:r>
    </w:p>
    <w:p w14:paraId="45CDCE51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MINIMUM_PAYMENTS: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amount paid toward the outstanding balance</w:t>
      </w:r>
    </w:p>
    <w:p w14:paraId="0370E660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PRC_FULL_PAYMENT: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Percentage of the balance paid in full by the user</w:t>
      </w:r>
    </w:p>
    <w:p w14:paraId="1D42A866" w14:textId="77777777" w:rsidR="00D22FB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TENURE: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Duration (in months) of the customer's relationship with the credit card issuer</w:t>
      </w:r>
    </w:p>
    <w:p w14:paraId="21431B63" w14:textId="77777777" w:rsidR="00D22FBC" w:rsidRDefault="00D22FB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267E5FA3" w14:textId="77777777" w:rsidR="00D22FBC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br w:type="page"/>
      </w:r>
    </w:p>
    <w:p w14:paraId="5927AC4E" w14:textId="77777777" w:rsidR="00D22FBC" w:rsidRDefault="00000000" w:rsidP="007D2DE8">
      <w:pPr>
        <w:pStyle w:val="Heading1"/>
      </w:pPr>
      <w:bookmarkStart w:id="3" w:name="_Data_Manipulation"/>
      <w:bookmarkEnd w:id="3"/>
      <w:r>
        <w:lastRenderedPageBreak/>
        <w:t>Data Manipulation</w:t>
      </w:r>
    </w:p>
    <w:p w14:paraId="620A2019" w14:textId="77777777" w:rsidR="00D22FBC" w:rsidRDefault="00D22FBC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97E5146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EA7F6A" wp14:editId="4C2705EF">
            <wp:extent cx="3675074" cy="3755603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074" cy="3755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0BD60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101B888E" wp14:editId="0B526430">
            <wp:extent cx="6321575" cy="535549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1575" cy="535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DE8A3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828A1C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2DA4C8B" wp14:editId="3BB758CC">
            <wp:extent cx="2663176" cy="2912849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176" cy="2912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9264A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3EE815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B5A4991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Dropping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Cust_ID</w:t>
      </w:r>
      <w:proofErr w:type="spellEnd"/>
    </w:p>
    <w:p w14:paraId="11C514A6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B5D708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3D65DF5" wp14:editId="51DF3D4B">
            <wp:extent cx="5734050" cy="567984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770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7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7269E" w14:textId="77777777" w:rsidR="00D22FBC" w:rsidRDefault="00D22FBC" w:rsidP="007D2DE8">
      <w:pPr>
        <w:pStyle w:val="Heading1"/>
      </w:pPr>
    </w:p>
    <w:p w14:paraId="0C617E00" w14:textId="77777777" w:rsidR="00D22FBC" w:rsidRDefault="00000000" w:rsidP="007D2DE8">
      <w:pPr>
        <w:pStyle w:val="Heading1"/>
      </w:pPr>
      <w:bookmarkStart w:id="4" w:name="_Outlier_Detection_and"/>
      <w:bookmarkEnd w:id="4"/>
      <w:r>
        <w:t>Outlier Detection and Visualization</w:t>
      </w:r>
    </w:p>
    <w:p w14:paraId="132B908F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55672A" w14:textId="77777777" w:rsidR="00D22F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C3F5669" wp14:editId="24E2F720">
            <wp:extent cx="5731200" cy="3340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365FD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4C696F" w14:textId="77777777" w:rsidR="00D22FB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Based on the provided image of the JMP Pro outlier detection analysis, here's a more detailed analysis of the identified outliers for each column:</w:t>
      </w:r>
    </w:p>
    <w:p w14:paraId="1A75AEF4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B975A1" w14:textId="77777777" w:rsidR="00060309" w:rsidRDefault="000603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83E81" w14:textId="77777777" w:rsidR="00060309" w:rsidRDefault="000603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90069A" w14:textId="77777777" w:rsidR="00060309" w:rsidRDefault="000603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C58236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21149A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20409E" w14:textId="77777777" w:rsidR="00D22FBC" w:rsidRDefault="00000000" w:rsidP="007D2DE8">
      <w:pPr>
        <w:pStyle w:val="Heading1"/>
      </w:pPr>
      <w:bookmarkStart w:id="5" w:name="_Detailed_Analysis_of"/>
      <w:bookmarkEnd w:id="5"/>
      <w:r>
        <w:lastRenderedPageBreak/>
        <w:t>Detailed Analysis of Column</w:t>
      </w:r>
    </w:p>
    <w:p w14:paraId="7F5BE415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49EF0C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BALANCE:</w:t>
      </w:r>
    </w:p>
    <w:p w14:paraId="466444C0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customers have exceptionally high balances.</w:t>
      </w:r>
    </w:p>
    <w:p w14:paraId="0FAE45BC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BB5E875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BALANCE_FREQUENCY:</w:t>
      </w:r>
    </w:p>
    <w:p w14:paraId="7CA39BF4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outliers; balance updates are consistent.</w:t>
      </w:r>
    </w:p>
    <w:p w14:paraId="2BA2DC79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F0D91D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PURCHASES:</w:t>
      </w:r>
    </w:p>
    <w:p w14:paraId="2FC5E821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customers made very high total purchases.</w:t>
      </w:r>
    </w:p>
    <w:p w14:paraId="5667157A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BAFBAD8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ONEOFF_PURCHASES:</w:t>
      </w:r>
    </w:p>
    <w:p w14:paraId="2F9FBBEC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Several large one-time purchases were detected.</w:t>
      </w:r>
    </w:p>
    <w:p w14:paraId="1DF92334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C84CE4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INSTALLMENTS_PURCHASES:</w:t>
      </w:r>
    </w:p>
    <w:p w14:paraId="143AC037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 customers have high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 totals.</w:t>
      </w:r>
    </w:p>
    <w:p w14:paraId="2CECBB59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0DC161C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CASH_ADVANCE:</w:t>
      </w:r>
    </w:p>
    <w:p w14:paraId="6648DC4D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took large cash advances, a potential risk indicator.</w:t>
      </w:r>
    </w:p>
    <w:p w14:paraId="143875A7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064EEC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PURCHASES_FREQUENCY:</w:t>
      </w:r>
    </w:p>
    <w:p w14:paraId="6E0EA9F8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customer made no purchases (low outlier).</w:t>
      </w:r>
    </w:p>
    <w:p w14:paraId="439B810F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B300EE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ONEOFF_PURCHASES_FREQUENCY:</w:t>
      </w:r>
    </w:p>
    <w:p w14:paraId="51377431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outliers; frequency is consistent.</w:t>
      </w:r>
    </w:p>
    <w:p w14:paraId="57714B73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6857D7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PURCHASES_INSTALLMENTS_FREQUENCY:</w:t>
      </w:r>
    </w:p>
    <w:p w14:paraId="2DFE9D83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outliers found.</w:t>
      </w:r>
    </w:p>
    <w:p w14:paraId="1BED6C3B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E5DCB67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CASH_ADVANCE_FREQUENCY:</w:t>
      </w:r>
    </w:p>
    <w:p w14:paraId="6F51228E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customers took cash advances frequently.</w:t>
      </w:r>
    </w:p>
    <w:p w14:paraId="16A79068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5BB222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CASH_ADVANCE_TRX:</w:t>
      </w:r>
    </w:p>
    <w:p w14:paraId="19CD9FB7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had a high numbers of cash advance transactions.</w:t>
      </w:r>
    </w:p>
    <w:p w14:paraId="0074EF66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10CD36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PURCHASES_TRX:</w:t>
      </w:r>
    </w:p>
    <w:p w14:paraId="1C9D4A17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customers shopped very frequently.</w:t>
      </w:r>
    </w:p>
    <w:p w14:paraId="59301F8B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6370F1F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CREDIT_LIMIT:</w:t>
      </w:r>
    </w:p>
    <w:p w14:paraId="294BDE8C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Both very low and very high limits were found.</w:t>
      </w:r>
    </w:p>
    <w:p w14:paraId="5EA562DF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9CEDFD4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PAYMENTS:</w:t>
      </w:r>
    </w:p>
    <w:p w14:paraId="606D812F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made high payments, possibly due to high balances.</w:t>
      </w:r>
    </w:p>
    <w:p w14:paraId="6401D89D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DFF87F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MINIMUM_PAYMENTS:</w:t>
      </w:r>
    </w:p>
    <w:p w14:paraId="6C4CE478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minimum payments are common, may reflect high balances or terms.</w:t>
      </w:r>
    </w:p>
    <w:p w14:paraId="5CE5C29B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67AD9D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PRC_FULL_PAYMENT:</w:t>
      </w:r>
    </w:p>
    <w:p w14:paraId="257C6329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Few consistently pay very little of the full balance.</w:t>
      </w:r>
    </w:p>
    <w:p w14:paraId="2FF4F0F0" w14:textId="77777777" w:rsidR="00D22FBC" w:rsidRDefault="00D22FBC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CC073E" w14:textId="77777777" w:rsidR="00D22FBC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TENURE:</w:t>
      </w:r>
    </w:p>
    <w:p w14:paraId="483ED07B" w14:textId="77777777" w:rsidR="00D22FBC" w:rsidRDefault="00000000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customers have very short or long credit card relationships.</w:t>
      </w:r>
    </w:p>
    <w:p w14:paraId="2CD0DB4C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79B991" w14:textId="77777777" w:rsidR="00D22FBC" w:rsidRDefault="00000000" w:rsidP="007D2DE8">
      <w:pPr>
        <w:pStyle w:val="Heading1"/>
      </w:pPr>
      <w:bookmarkStart w:id="6" w:name="_Data_Exploration"/>
      <w:bookmarkEnd w:id="6"/>
      <w:r>
        <w:t>Data Exploration</w:t>
      </w:r>
    </w:p>
    <w:p w14:paraId="4FD0CA0A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Correlation</w:t>
      </w:r>
    </w:p>
    <w:p w14:paraId="17E3BDB9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F21EC0" w14:textId="77777777" w:rsidR="00D22FBC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22F5F91" wp14:editId="5E720874">
            <wp:extent cx="6238875" cy="549717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497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27C99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C2D30C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Strong Positive Correlations</w:t>
      </w:r>
    </w:p>
    <w:p w14:paraId="0C27488E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 &amp; ONEOFF_PURCHASES (0.92):</w:t>
      </w:r>
    </w:p>
    <w:p w14:paraId="5A173737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Customers who make high purchases overall also tend to make large one-off purchases.</w:t>
      </w:r>
    </w:p>
    <w:p w14:paraId="47AE2BB2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CF2905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 &amp; PURCHASES_TRX (0.66):</w:t>
      </w:r>
    </w:p>
    <w:p w14:paraId="4965B175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Higher total purchases are linked with a higher number of purchase transactions.</w:t>
      </w:r>
    </w:p>
    <w:p w14:paraId="5D55AD18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DE5885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CASH_ADVANCE &amp; CASH_ADVANCE_TRX (0.8):</w:t>
      </w:r>
    </w:p>
    <w:p w14:paraId="7EF6C83F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Customers who take large cash advances often do so more frequently.</w:t>
      </w:r>
    </w:p>
    <w:p w14:paraId="5C6D023C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BA09F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PURCHASES_FREQUENCY &amp; PURCHASES_INSTALLMENTS_FREQUENCY (0.86):</w:t>
      </w:r>
    </w:p>
    <w:p w14:paraId="3C4DD206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Customers who buy frequently also tend to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plans frequently.</w:t>
      </w:r>
    </w:p>
    <w:p w14:paraId="107EF6FD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D61456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D70B92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7BB2E9E" wp14:editId="42F8537E">
            <wp:extent cx="5731200" cy="2768600"/>
            <wp:effectExtent l="0" t="0" r="0" b="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3C246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A0AFED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BA7D86C" wp14:editId="0126844D">
            <wp:simplePos x="0" y="0"/>
            <wp:positionH relativeFrom="column">
              <wp:posOffset>-260234</wp:posOffset>
            </wp:positionH>
            <wp:positionV relativeFrom="paragraph">
              <wp:posOffset>349421</wp:posOffset>
            </wp:positionV>
            <wp:extent cx="6105735" cy="3157538"/>
            <wp:effectExtent l="0" t="0" r="0" b="0"/>
            <wp:wrapNone/>
            <wp:docPr id="15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735" cy="3157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89EF4A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ADBBB5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06CFB7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5B8BD4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101085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568341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F60C49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4224CA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8A0BCF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F3E767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014723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12F922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EC6B04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D22DE0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36D7C5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0081E6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842C85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ACCD9A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DAE2203" wp14:editId="5C5BB517">
            <wp:extent cx="5731200" cy="5651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833FC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CF1660" w14:textId="77777777" w:rsidR="00D22FBC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Insights</w:t>
      </w:r>
    </w:p>
    <w:p w14:paraId="779A4AD2" w14:textId="77777777" w:rsidR="00D22FB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positive correlation (0.53): See if higher limits lead to higher outstanding balances— adjust credit risk policies.</w:t>
      </w:r>
    </w:p>
    <w:p w14:paraId="75355458" w14:textId="77777777" w:rsidR="00D22FB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positive correlation (0.60): Understand if bigger spenders repay more or default. Shapes credit strategies.</w:t>
      </w:r>
    </w:p>
    <w:p w14:paraId="19F1B021" w14:textId="77777777" w:rsidR="00D22FB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Positive correlation (0.57): Check if frequent buyers are high spenders or not — helps in loyalty program targeting.</w:t>
      </w:r>
    </w:p>
    <w:p w14:paraId="67FE94B6" w14:textId="77777777" w:rsidR="00D22FB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Very strong negative correlation (-0.64): Understand customer preference: one-time vs</w:t>
      </w:r>
    </w:p>
    <w:p w14:paraId="2C9C0932" w14:textId="77777777" w:rsidR="00D22FB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shopping. Could tailor EMI.</w:t>
      </w:r>
    </w:p>
    <w:p w14:paraId="79199F66" w14:textId="77777777" w:rsidR="00D22FBC" w:rsidRDefault="00D22FB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04FCE5" w14:textId="77777777" w:rsidR="00D22FBC" w:rsidRDefault="00D22FB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4566CC4F" w14:textId="77777777" w:rsidR="00D22FBC" w:rsidRDefault="00D22FB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13B8DADA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B0A31B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NORMALISE VALUES</w:t>
      </w:r>
    </w:p>
    <w:p w14:paraId="546E0857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53F1D27" wp14:editId="214E4D4B">
            <wp:extent cx="5610225" cy="15240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2E107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3F7EDD8" wp14:editId="696C48C4">
            <wp:extent cx="5731200" cy="33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F80D7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proceeding with clustering, all numerical variables were normalised using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which transformed the features to have zero mean and unit variance. This step ensured that no variable dominated the clustering process due to scale differences.</w:t>
      </w:r>
    </w:p>
    <w:p w14:paraId="69BE93E4" w14:textId="77777777" w:rsidR="00D22FBC" w:rsidRDefault="00000000" w:rsidP="007D2DE8">
      <w:pPr>
        <w:pStyle w:val="Heading1"/>
      </w:pPr>
      <w:bookmarkStart w:id="7" w:name="_K-Means_Clustering_(Model"/>
      <w:bookmarkEnd w:id="7"/>
      <w:r>
        <w:t>K-Means Clustering (Model Building)</w:t>
      </w:r>
    </w:p>
    <w:p w14:paraId="4F3C7F39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E98F0A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A30641C" wp14:editId="2D7D8F5E">
            <wp:extent cx="5731200" cy="3251200"/>
            <wp:effectExtent l="0" t="0" r="0" b="0"/>
            <wp:docPr id="1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14A99" w14:textId="77777777" w:rsidR="00D22FB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CLUSTER 1</w:t>
      </w:r>
    </w:p>
    <w:p w14:paraId="3537B2DD" w14:textId="77777777" w:rsidR="00D22FBC" w:rsidRDefault="00D22F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D5959D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on BALANCE and BALANCE_FREQUENCY: These customers maintain high balances and frequently update them.</w:t>
      </w:r>
    </w:p>
    <w:p w14:paraId="00D96CE6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336442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Low on ONEOFF_PURCHASES and INSTALLMENTS_PURCHASES: Not actively purchasing.</w:t>
      </w:r>
    </w:p>
    <w:p w14:paraId="3E9A145D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C17B4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on PURCHASES, CASH_ADVANCE, and related frequencies: Overall inactive spending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6235D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791DB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CREDIT_LIMIT and PAYMENTS, low PRC_FULL_PAYMENT: They don’t fully pay off balances.</w:t>
      </w:r>
    </w:p>
    <w:p w14:paraId="58636E0D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1CD59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Insight: Likely credit hoarders or inactive users who hold cards but don't transact much. May present credit risk due to low full payments despite high balances.</w:t>
      </w:r>
    </w:p>
    <w:p w14:paraId="03AFCD5E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663058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59655B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920F2E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5D1740" w14:textId="77777777" w:rsidR="00D22FB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CLUSTER 2</w:t>
      </w:r>
    </w:p>
    <w:p w14:paraId="1551CD4A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3D5DF4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TENURE: Loyal long-term users.</w:t>
      </w:r>
    </w:p>
    <w:p w14:paraId="134A6430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2335F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BALANCE and CREDIT_LIMIT.</w:t>
      </w:r>
    </w:p>
    <w:p w14:paraId="11A98441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4362B1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Slight spikes in ONEOFF_PURCHASES and INSTALLMENTS_PURCHASES, but not frequent.</w:t>
      </w:r>
    </w:p>
    <w:p w14:paraId="472DF92A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CAA6E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Relatively higher PRC_FULL_PAYMENT and PAYMENTS: They tend to repay responsibly.</w:t>
      </w:r>
    </w:p>
    <w:p w14:paraId="65E3268F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4B2BAB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Insight: These are stable and responsible customers, not very active but financially disciplined. Likely good targets for loyalty or upsell programs.</w:t>
      </w:r>
    </w:p>
    <w:p w14:paraId="1CD7124B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E5928E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4F1D31A" wp14:editId="0C3C7101">
            <wp:extent cx="5731200" cy="3365500"/>
            <wp:effectExtent l="0" t="0" r="0" b="0"/>
            <wp:docPr id="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3F3C0" w14:textId="77777777" w:rsidR="00D22FB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CLUSTER 3</w:t>
      </w:r>
    </w:p>
    <w:p w14:paraId="671B065C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FE0B3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Very high activity across PURCHASES, ONEOFF_PURCHASES, INSTALLMENTS_PURCHASES, PURCHASES_FREQUENCY: Very active spenders.</w:t>
      </w:r>
    </w:p>
    <w:p w14:paraId="4BEBEE5F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486F5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CASH_ADVANCE and CASHADVANCEFREQUENCY: They prefer purchases over cash withdrawals.</w:t>
      </w:r>
    </w:p>
    <w:p w14:paraId="555A33AD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D696A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Moderate-to-high CREDIT_LIMIT, high PAYMENTS, and PRC_FULL_PAYMENT: Good repayment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1BAC2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6879D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Insight: These are ideal customers—active users, rarely withdraw cash, and pay in full. High value for banks due to transaction volume and low default risk. Perfect for rewards and cashback targeting.</w:t>
      </w:r>
    </w:p>
    <w:p w14:paraId="49AD3686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19E22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EC3499" w14:textId="77777777" w:rsidR="00D22FB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CLUSTER 4</w:t>
      </w:r>
    </w:p>
    <w:p w14:paraId="03AABEE8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6A7E48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BALANCE but very low PRC_FULL_PAYMENT: Possibly revolving credit users.</w:t>
      </w:r>
    </w:p>
    <w:p w14:paraId="387B6C3E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F4696D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PURCHASES but moderate CASH_ADVANCE and high CASHADVANCETRX: Use cards more for cash than for purchases.</w:t>
      </w:r>
    </w:p>
    <w:p w14:paraId="487D71CF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83EBBE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TENURE is high: Long-term customers, but possibly in financial stress.</w:t>
      </w:r>
    </w:p>
    <w:p w14:paraId="52F78DD2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89B29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PAYMENTS and MINIMUM_PAYMENTS: Worrying trend for repayment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566FC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BCAB63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Insight: Likely risky users or cash-dependent customers. May need risk-based pricing, financial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counseling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or limit control to manage credit exposure.</w:t>
      </w:r>
    </w:p>
    <w:p w14:paraId="7307C6A2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5C349C" w14:textId="77777777" w:rsidR="00D22FB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5C7DDB4" wp14:editId="5F90E78E">
            <wp:extent cx="5731200" cy="3289300"/>
            <wp:effectExtent l="0" t="0" r="0" b="0"/>
            <wp:docPr id="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AEC9C" w14:textId="77777777" w:rsidR="00D22FBC" w:rsidRDefault="00D22F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33EF64" w14:textId="77777777" w:rsidR="00D22FBC" w:rsidRDefault="00D22F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3BD8C" w14:textId="77777777" w:rsidR="00D22FB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CLUSTER 5</w:t>
      </w:r>
    </w:p>
    <w:p w14:paraId="253B851E" w14:textId="77777777" w:rsidR="00D22FBC" w:rsidRDefault="00D22F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6EA0E5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BALANCE but high BALANCE_FREQUENCY: Users actively monitor but maintain </w:t>
      </w:r>
      <w:ins w:id="8" w:author="Aswin Dath A M" w:date="2025-04-16T18:08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a 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>low balance.</w:t>
      </w:r>
    </w:p>
    <w:p w14:paraId="6A1F5897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PURCHASES and low PURCHASE_FREQUENCY: Minimal usage of credit card for purchases.</w:t>
      </w:r>
    </w:p>
    <w:p w14:paraId="4F968C2B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Very low CASH_ADVANCE and CASHADVANCE_FREQUENCY: Avoid using </w:t>
      </w:r>
      <w:ins w:id="9" w:author="Aswin Dath A M" w:date="2025-04-16T18:08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the 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>card for cash withdrawals.</w:t>
      </w:r>
    </w:p>
    <w:p w14:paraId="5D8C3C5D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PAYMENTS, MINIMUM_PAYMENTS, and PRC_FULL_PAYMENT: Poor repayment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possible revolving debt.</w:t>
      </w:r>
    </w:p>
    <w:p w14:paraId="67F4A774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TENURE: Long-standing but inactive credit users.</w:t>
      </w:r>
    </w:p>
    <w:p w14:paraId="2FC90E05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Insight: Low engagement, low revenue, and potential repayment risk. Candidates for limit reduction, credit education, or downgrade to secured products.</w:t>
      </w:r>
    </w:p>
    <w:p w14:paraId="4F2B997A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BB7FC" w14:textId="77777777" w:rsidR="00D22FB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CLUSTER 6</w:t>
      </w:r>
    </w:p>
    <w:p w14:paraId="14BE1026" w14:textId="77777777" w:rsidR="00D22FBC" w:rsidRDefault="00D22F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E2DDC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BALANCE with high BALANCE_FREQUENCY: Actively monitor and maintain balanced usage.</w:t>
      </w:r>
    </w:p>
    <w:p w14:paraId="35B249A2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PURCHASES and PURCHASE_FREQUENCY: Frequent use of card for purchases over cash.</w:t>
      </w:r>
    </w:p>
    <w:p w14:paraId="13BF973C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Low CASH_ADVANCE and CASHADVANCE_FREQUENCY: Avoid cash withdrawals — positive risk indicator.</w:t>
      </w:r>
    </w:p>
    <w:p w14:paraId="381981EF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PAYMENTS, MINIMUM_PAYMENTS, and PRC_FULL_PAYMENT: Strong repayment habits and financial discipline.</w:t>
      </w:r>
    </w:p>
    <w:p w14:paraId="459A7CF3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Moderate TENURE: Established and stable customer relationship.</w:t>
      </w:r>
    </w:p>
    <w:p w14:paraId="52B848EC" w14:textId="77777777" w:rsidR="00D22FB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Insight: Valuable and low-risk users. Ideal for loyalty programs, credit limit enhancements, or premium card upgrades.</w:t>
      </w:r>
    </w:p>
    <w:p w14:paraId="02D26CFD" w14:textId="77777777" w:rsidR="00D22FBC" w:rsidRDefault="00D22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ABE4EC" w14:textId="77777777" w:rsidR="00D22FBC" w:rsidRPr="007D2DE8" w:rsidRDefault="00000000" w:rsidP="007D2DE8">
      <w:pPr>
        <w:pStyle w:val="Heading1"/>
      </w:pPr>
      <w:bookmarkStart w:id="10" w:name="_w9p9jphkrjz6" w:colFirst="0" w:colLast="0"/>
      <w:bookmarkStart w:id="11" w:name="_Cross-Cluster_Trends_and"/>
      <w:bookmarkEnd w:id="10"/>
      <w:bookmarkEnd w:id="11"/>
      <w:r w:rsidRPr="007D2DE8">
        <w:t>Cross-Cluster Trends and Business Insights</w:t>
      </w:r>
    </w:p>
    <w:p w14:paraId="267A28BA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2" w:name="_6jdes3frzax5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Balance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Repayment Patterns</w:t>
      </w:r>
    </w:p>
    <w:p w14:paraId="37791CC5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Clusters with high average balances and low proportion of full payments (e.g., Cluster 1) indicate reliance on revolving credit and elevated credit risk. In contrast, Clusters 2, 3, and 6 demonstrate moderate balances with high proportions of full payments, reflecting strong financial discipline and low default probability.</w:t>
      </w:r>
    </w:p>
    <w:p w14:paraId="3C518A0F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t9wb1u3eo900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Strategic Insight: Full payment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reliable predictor of creditworthiness. Customers exhibiting this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should be prioritized for rewards programs, while low full-payment segments should be closely monitored for credit risk.</w:t>
      </w:r>
    </w:p>
    <w:p w14:paraId="1F2A28C9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4" w:name="_e64a1emkfncn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Cash Advance Usage and Financial Stress Indicators</w:t>
      </w:r>
    </w:p>
    <w:p w14:paraId="2F6B5780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Clusters with high frequencies of cash advance transactions, low full payment rates, and low payment volumes (e.g., Cluster 4) indicate short-term liquidity stress. Clusters 3 and 6 show low cash advance usage and strong repayment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signifying financial stability and profitability.</w:t>
      </w:r>
    </w:p>
    <w:p w14:paraId="440890FB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5" w:name="_99ghmrygpc1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Strategic Insight: Cash advance frequency acts as a proxy for financial stress. Consider implementing targeted interventions such as financial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counseling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credit limit controls for high-usage segments.</w:t>
      </w:r>
    </w:p>
    <w:p w14:paraId="17AED1F7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6" w:name="_r0uz5hv5za9s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Tenure and Customer Activity</w:t>
      </w:r>
    </w:p>
    <w:p w14:paraId="28B9AFF9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Tenure does not consistently correlate with customer engagement. Cluster 2 consists of long-standing customers with moderate transaction activity and high repayment discipline, indicating loyalty but low engagement. Cluster 4 combines high tenure with low purchases and poor repayment,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disengagement and risk.</w:t>
      </w:r>
    </w:p>
    <w:p w14:paraId="76A0A29E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c5iadmmyr86x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Strategic Insight: Tenure should be used in combination with usage and repayment metrics to enable more nuanced customer segmentation.</w:t>
      </w:r>
    </w:p>
    <w:p w14:paraId="0B8B8C53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oikrb16m5jpy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Purchase Patterns and Relationship Strength</w:t>
      </w:r>
    </w:p>
    <w:p w14:paraId="039308A0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Clusters 3 and 6 show a positive correlation between purchase frequency, payments, and full repayment, indicating a healthy financial cycle and responsible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Clusters 1, 4, and 5 exhibit low purchasing activity and poor repayment or high cash advance usage, suggesting dormancy or financial distress.</w:t>
      </w:r>
    </w:p>
    <w:p w14:paraId="3ABE85A4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yz6mfwsaqrzo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Strategic Insight: High-frequency purchasing combined with repayment consistency indicates a strong relationship quality. These customers should be prioritized for loyalty programs and engagement campaigns.</w:t>
      </w:r>
    </w:p>
    <w:p w14:paraId="3A19C22A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0" w:name="_rqjjin871ee3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 Payment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a Risk Indicator</w:t>
      </w:r>
    </w:p>
    <w:p w14:paraId="093A9A15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Across clusters, PAYMENTS, MINIMUM_PAYMENTS, and PRC_FULL_PAYMENT are consistent indicators of customer health. Clusters 3 and 6 display strong repayment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while Clusters 1, 4, and 5 show subpar repayment, indicating heightened credit risk.</w:t>
      </w:r>
    </w:p>
    <w:p w14:paraId="2835BC6C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5gq9icbqr3ad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Strategic Insight: A payments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framework should underpin risk monitoring and support real-time decision-making in credit operations.</w:t>
      </w:r>
    </w:p>
    <w:p w14:paraId="308A35D4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2" w:name="_vi2igfwrb052" w:colFirst="0" w:colLast="0"/>
      <w:bookmarkEnd w:id="2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13FE181" w14:textId="77777777" w:rsidR="00D22FBC" w:rsidRDefault="00000000" w:rsidP="007D2DE8">
      <w:pPr>
        <w:pStyle w:val="Heading1"/>
      </w:pPr>
      <w:bookmarkStart w:id="23" w:name="_n73zrrvphcoy" w:colFirst="0" w:colLast="0"/>
      <w:bookmarkStart w:id="24" w:name="_Broader_Business_Implications"/>
      <w:bookmarkEnd w:id="23"/>
      <w:bookmarkEnd w:id="24"/>
      <w:r>
        <w:t>Broader Business Implications</w:t>
      </w:r>
    </w:p>
    <w:p w14:paraId="4ABAE363" w14:textId="77777777" w:rsidR="00D22FBC" w:rsidRDefault="00000000">
      <w:pPr>
        <w:spacing w:before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Segmented Customer Treatment: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clustering exercise reveals clear stratification of credit card users based on financial discipline, usage patterns, and potential profitability.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risk-reward matrix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be constructed, wherein Clusters 3 and 6 represent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low-risk, high-reward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customers suited for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loyalty enhancement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while Clusters 4 and 5 are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high-risk, low-engagement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requiring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risk containment strategies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B2186A" w14:textId="77777777" w:rsidR="00D22FBC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-Based Personalization: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Rather than demographic or tenure-based targeting,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clusters offer a dynamic path for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personalized marketing and credit decisions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Programs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cashback offers, credit limit upgrades, or debt consolidation advisory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be tailored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signature of each cluster.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3DAFC3" w14:textId="445A0A1A" w:rsidR="00D22FBC" w:rsidRPr="00060309" w:rsidRDefault="00000000" w:rsidP="00060309">
      <w:pPr>
        <w:spacing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Early Risk Detection and Proactive Retention: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cash advance dependency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low full payment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seen in Clusters 4 and 5 flag potential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financial distress or credit fatigue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Proactive engagement through financial literacy tools, or even automated alerts for sudden changes in cash advance or payment habits, can reduce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non-performing asset risk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C866F" w14:textId="77777777" w:rsidR="00D22FBC" w:rsidRPr="0006030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06030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Strategic Interventions Based on Customer Clustering Insights</w:t>
      </w:r>
    </w:p>
    <w:p w14:paraId="64B39C15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5" w:name="_f2bbcbn6y3lw" w:colFirst="0" w:colLast="0"/>
      <w:bookmarkStart w:id="26" w:name="_544e27711wvt" w:colFirst="0" w:colLast="0"/>
      <w:bookmarkEnd w:id="25"/>
      <w:bookmarkEnd w:id="26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 Dynamic Limit Management System (DLMS)</w:t>
      </w:r>
    </w:p>
    <w:p w14:paraId="5977C372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 and Rationale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Clusters such as 1, 4, and 5 exhibit credit hoarding or sustained revolving debt, increasing exposure to delinquency risk. Traditional static credit limits do not adapt to these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variations.</w:t>
      </w:r>
    </w:p>
    <w:p w14:paraId="6291C2E1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Implement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Dynamic Limit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recalibrates individual credit limits monthly, based on repayment history, purchase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cash advance frequency. Customers showing risk-prone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receive proactive alerts, with options like temporary credit freezes or structured repayment plans.</w:t>
      </w:r>
    </w:p>
    <w:p w14:paraId="0CEE231C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C595D5" w14:textId="77777777" w:rsidR="00D22FBC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default risk through controlled exposure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11C9C0" w14:textId="77777777" w:rsidR="00D22FB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Aligns credit allocation with customer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75752A" w14:textId="77777777" w:rsidR="00D22FB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portfolio health and operational agility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1C7864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7" w:name="_ew51qvl7rl2w" w:colFirst="0" w:colLast="0"/>
      <w:bookmarkEnd w:id="27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 Value-Based Cross-Selling Model</w:t>
      </w:r>
    </w:p>
    <w:p w14:paraId="66436DA4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 and Rationale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Clusters 3 and 6 represent high-value, low-risk segments that remain underleveraged from a cross-sell perspective.</w:t>
      </w:r>
    </w:p>
    <w:p w14:paraId="43D21A33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Deploy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Value-Based Cross-Sell Engine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recommends suitable products—premium cards, linked savings, or BNPL schemes—based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-driven segmentation. Offers should be personalized and aligned with the customer’s financial profile.</w:t>
      </w:r>
    </w:p>
    <w:p w14:paraId="6E43E666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EAC905" w14:textId="77777777" w:rsidR="00D22FBC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Increases product penetration and fee income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2EA94B" w14:textId="77777777" w:rsidR="00D22FB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wallet share among profitable customers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219256" w14:textId="77777777" w:rsidR="00D22FBC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Strengthens loyalty via personalized offerings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F7E342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8" w:name="_icayanr9u6cm" w:colFirst="0" w:colLast="0"/>
      <w:bookmarkEnd w:id="2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-Triggered Credit Coaching Program</w:t>
      </w:r>
    </w:p>
    <w:p w14:paraId="7AD611AC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Context and Rationale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Clusters 4 and 5 show signs of repayment irregularity and financial stress, with high cash advance usage and low payment volumes.</w:t>
      </w:r>
    </w:p>
    <w:p w14:paraId="0170E442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Launch 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AI-based Credit Wellness Coach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embedded in the mobile app. The coach would detect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patterns such as persistent underpayment or rising cash advances and trigger timely nudges, financial tips, or alternative loan offers.</w:t>
      </w:r>
    </w:p>
    <w:p w14:paraId="62F16A40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8614E2" w14:textId="77777777" w:rsidR="00D22FBC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Improves financial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reduces delinquencies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DBFC2A" w14:textId="77777777" w:rsidR="00D22FB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Builds trust through advisory engagement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65BDD6" w14:textId="77777777" w:rsidR="00D22FBC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Transforms at-risk users into self-managed customers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3087C6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9" w:name="_xok67fd4bsnn" w:colFirst="0" w:colLast="0"/>
      <w:bookmarkEnd w:id="2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4. Gamified Reward Ladder</w:t>
      </w:r>
    </w:p>
    <w:p w14:paraId="30D55FEB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 and Rationale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Clusters 1 and 2 exhibit low engagement and transactional activity, limiting revenue generation from fees and usage-based metrics.</w:t>
      </w:r>
    </w:p>
    <w:p w14:paraId="04CD7B90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Introduce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Gamified Usage Ladder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allows customers to earn rewards</w:t>
      </w:r>
      <w:ins w:id="30" w:author="Aswin Dath A M" w:date="2025-04-16T18:07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, </w:t>
        </w:r>
      </w:ins>
      <w:del w:id="31" w:author="Aswin Dath A M" w:date="2025-04-16T18:07:00Z">
        <w:r>
          <w:rPr>
            <w:rFonts w:ascii="Times New Roman" w:eastAsia="Times New Roman" w:hAnsi="Times New Roman" w:cs="Times New Roman"/>
            <w:sz w:val="24"/>
            <w:szCs w:val="24"/>
          </w:rPr>
          <w:delText>—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such as lower annual fees or bonus points, by completing simple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goals (e.g., number of transactions, timely payments). Progress is tracked visibly within the app to enhance motivation.</w:t>
      </w:r>
    </w:p>
    <w:p w14:paraId="5A09F7D6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75B33E" w14:textId="77777777" w:rsidR="00D22FBC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Stimulates usage in dormant or passive users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6A3DF1" w14:textId="77777777" w:rsidR="00D22FB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engagement at minimal operational cost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D74062" w14:textId="77777777" w:rsidR="00D22FBC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Reinforces desirable financial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CDD6EE" w14:textId="77777777" w:rsidR="00D22FB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2" w:name="_ffo620ppop13" w:colFirst="0" w:colLast="0"/>
      <w:bookmarkEnd w:id="3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 Cluster-Driven Lifecycle Management</w:t>
      </w:r>
    </w:p>
    <w:p w14:paraId="06BB2E86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 and Rationale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Static segmentation fails to reflect real-time shifts in customer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reducing responsiveness across marketing and risk functions.</w:t>
      </w:r>
    </w:p>
    <w:p w14:paraId="55F477C9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Recommendation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Embed the clustering model into the CRM and risk infrastructure to create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dynamic,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-driven segmentation system</w:t>
      </w:r>
      <w:r>
        <w:rPr>
          <w:rFonts w:ascii="Times New Roman" w:eastAsia="Times New Roman" w:hAnsi="Times New Roman" w:cs="Times New Roman"/>
          <w:sz w:val="24"/>
          <w:szCs w:val="24"/>
        </w:rPr>
        <w:t>. Clusters should be reviewed and updated regularly, with feedback loops from ongoing campaigns to refine targeting.</w:t>
      </w:r>
    </w:p>
    <w:p w14:paraId="1EA44133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65F993" w14:textId="77777777" w:rsidR="00D22FBC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Enables responsive, adaptive customer engagement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245125" w14:textId="77777777" w:rsidR="00D22FB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Supports personalized credit and marketing strategies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49E2FE" w14:textId="77777777" w:rsidR="00D22FBC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the long-term effectiveness of segmentation</w:t>
      </w:r>
    </w:p>
    <w:p w14:paraId="5A95E8FD" w14:textId="77777777" w:rsidR="00D22FB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180D06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B87439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F8EC3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24C9CC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5E73B9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8A472B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D8F0A0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93DFD8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FF6ABC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AEA582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1045C3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514C5D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EB75CF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1360F0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7AAFC0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B54D6A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67AE4E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96B529" w14:textId="77777777" w:rsidR="00D22FBC" w:rsidRDefault="00D22F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B0C308" w14:textId="77777777" w:rsidR="00D22FBC" w:rsidRDefault="00D22FB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6736DB47" w14:textId="77777777" w:rsidR="00D22FBC" w:rsidRDefault="00D22F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22FBC" w:rsidSect="007D2DE8">
      <w:footerReference w:type="default" r:id="rId22"/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AD49" w14:textId="77777777" w:rsidR="00C55A21" w:rsidRDefault="00C55A21">
      <w:pPr>
        <w:spacing w:line="240" w:lineRule="auto"/>
      </w:pPr>
      <w:r>
        <w:separator/>
      </w:r>
    </w:p>
  </w:endnote>
  <w:endnote w:type="continuationSeparator" w:id="0">
    <w:p w14:paraId="4192C69A" w14:textId="77777777" w:rsidR="00C55A21" w:rsidRDefault="00C55A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01E4" w14:textId="77777777" w:rsidR="00D22FB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D2D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23C4" w14:textId="77777777" w:rsidR="00C55A21" w:rsidRDefault="00C55A21">
      <w:pPr>
        <w:spacing w:line="240" w:lineRule="auto"/>
      </w:pPr>
      <w:r>
        <w:separator/>
      </w:r>
    </w:p>
  </w:footnote>
  <w:footnote w:type="continuationSeparator" w:id="0">
    <w:p w14:paraId="62106AB3" w14:textId="77777777" w:rsidR="00C55A21" w:rsidRDefault="00C55A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761C"/>
    <w:multiLevelType w:val="multilevel"/>
    <w:tmpl w:val="D2524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805287"/>
    <w:multiLevelType w:val="multilevel"/>
    <w:tmpl w:val="90BC0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E05BC9"/>
    <w:multiLevelType w:val="multilevel"/>
    <w:tmpl w:val="D0562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9E4AA2"/>
    <w:multiLevelType w:val="multilevel"/>
    <w:tmpl w:val="E89C70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06C3421"/>
    <w:multiLevelType w:val="multilevel"/>
    <w:tmpl w:val="2CAC0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D461E8"/>
    <w:multiLevelType w:val="multilevel"/>
    <w:tmpl w:val="8BEA0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9B5139"/>
    <w:multiLevelType w:val="multilevel"/>
    <w:tmpl w:val="6FE29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207EC9"/>
    <w:multiLevelType w:val="multilevel"/>
    <w:tmpl w:val="9392E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668010">
    <w:abstractNumId w:val="3"/>
  </w:num>
  <w:num w:numId="2" w16cid:durableId="146942909">
    <w:abstractNumId w:val="2"/>
  </w:num>
  <w:num w:numId="3" w16cid:durableId="1566601416">
    <w:abstractNumId w:val="6"/>
  </w:num>
  <w:num w:numId="4" w16cid:durableId="1371226622">
    <w:abstractNumId w:val="5"/>
  </w:num>
  <w:num w:numId="5" w16cid:durableId="1763145134">
    <w:abstractNumId w:val="0"/>
  </w:num>
  <w:num w:numId="6" w16cid:durableId="1299413452">
    <w:abstractNumId w:val="7"/>
  </w:num>
  <w:num w:numId="7" w16cid:durableId="1684547848">
    <w:abstractNumId w:val="1"/>
  </w:num>
  <w:num w:numId="8" w16cid:durableId="1751391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BC"/>
    <w:rsid w:val="00060309"/>
    <w:rsid w:val="0044629D"/>
    <w:rsid w:val="005E6EB2"/>
    <w:rsid w:val="006E03DC"/>
    <w:rsid w:val="007D2DE8"/>
    <w:rsid w:val="00C55A21"/>
    <w:rsid w:val="00D22FBC"/>
    <w:rsid w:val="00E81401"/>
    <w:rsid w:val="00EC1BD8"/>
    <w:rsid w:val="00F7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7FF6"/>
  <w15:docId w15:val="{AB828117-6B19-4419-93FD-7D82DFC1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7D2DE8"/>
    <w:rPr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7D2D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DE8"/>
  </w:style>
  <w:style w:type="paragraph" w:styleId="Footer">
    <w:name w:val="footer"/>
    <w:basedOn w:val="Normal"/>
    <w:link w:val="FooterChar"/>
    <w:uiPriority w:val="99"/>
    <w:unhideWhenUsed/>
    <w:rsid w:val="007D2D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DE8"/>
  </w:style>
  <w:style w:type="character" w:customStyle="1" w:styleId="Heading3Char">
    <w:name w:val="Heading 3 Char"/>
    <w:basedOn w:val="DefaultParagraphFont"/>
    <w:link w:val="Heading3"/>
    <w:uiPriority w:val="9"/>
    <w:rsid w:val="007D2DE8"/>
    <w:rPr>
      <w:color w:val="434343"/>
      <w:sz w:val="28"/>
      <w:szCs w:val="28"/>
    </w:rPr>
  </w:style>
  <w:style w:type="table" w:styleId="TableGrid">
    <w:name w:val="Table Grid"/>
    <w:basedOn w:val="TableNormal"/>
    <w:uiPriority w:val="39"/>
    <w:rsid w:val="007D2D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2D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D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2D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8E6CB-976E-4D3A-BC51-ABDC393C8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2358</Words>
  <Characters>13444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Syania</dc:creator>
  <cp:lastModifiedBy>Shubham Syania</cp:lastModifiedBy>
  <cp:revision>5</cp:revision>
  <cp:lastPrinted>2025-04-16T18:28:00Z</cp:lastPrinted>
  <dcterms:created xsi:type="dcterms:W3CDTF">2025-04-16T18:18:00Z</dcterms:created>
  <dcterms:modified xsi:type="dcterms:W3CDTF">2026-06-15T09:20:00Z</dcterms:modified>
</cp:coreProperties>
</file>